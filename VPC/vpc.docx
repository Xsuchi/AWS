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CB0F" w14:textId="77777777" w:rsidR="008D32B5" w:rsidRPr="008D32B5" w:rsidRDefault="008D32B5" w:rsidP="008D32B5">
      <w:pPr>
        <w:rPr>
          <w:rFonts w:ascii="Aptos" w:hAnsi="Aptos"/>
          <w:b/>
          <w:bCs/>
          <w:color w:val="2E74B5" w:themeColor="accent5" w:themeShade="BF"/>
          <w:sz w:val="48"/>
          <w:szCs w:val="48"/>
          <w:u w:val="single"/>
        </w:rPr>
      </w:pPr>
      <w:r w:rsidRPr="008D32B5">
        <w:rPr>
          <w:rFonts w:ascii="Aptos" w:hAnsi="Aptos"/>
          <w:b/>
          <w:bCs/>
          <w:color w:val="2E74B5" w:themeColor="accent5" w:themeShade="BF"/>
          <w:sz w:val="48"/>
          <w:szCs w:val="48"/>
          <w:u w:val="single"/>
        </w:rPr>
        <w:t>VPC</w:t>
      </w:r>
    </w:p>
    <w:p w14:paraId="68C8BBAA" w14:textId="77777777" w:rsidR="008D32B5" w:rsidRPr="008D32B5" w:rsidRDefault="008D32B5" w:rsidP="008D32B5">
      <w:pPr>
        <w:rPr>
          <w:rFonts w:ascii="Aptos" w:hAnsi="Aptos"/>
          <w:b/>
          <w:bCs/>
          <w:color w:val="2E74B5" w:themeColor="accent5" w:themeShade="BF"/>
          <w:sz w:val="48"/>
          <w:szCs w:val="48"/>
          <w:u w:val="single"/>
        </w:rPr>
      </w:pPr>
      <w:r w:rsidRPr="008D32B5">
        <w:rPr>
          <w:rFonts w:ascii="Aptos" w:hAnsi="Aptos"/>
          <w:b/>
          <w:bCs/>
          <w:color w:val="2E74B5" w:themeColor="accent5" w:themeShade="BF"/>
          <w:sz w:val="48"/>
          <w:szCs w:val="48"/>
          <w:u w:val="single"/>
        </w:rPr>
        <w:t>Note important points</w:t>
      </w:r>
    </w:p>
    <w:p w14:paraId="77D451F4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t>1. What are Private IP Addresses?</w:t>
      </w:r>
    </w:p>
    <w:p w14:paraId="2758FEBE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Private IPs are reserved for internal use in local networks (LANs) and not routable on the internet. They are defined by </w:t>
      </w:r>
      <w:proofErr w:type="gramStart"/>
      <w:r w:rsidRPr="008D32B5">
        <w:rPr>
          <w:rFonts w:ascii="Aptos" w:hAnsi="Aptos"/>
          <w:sz w:val="22"/>
          <w:szCs w:val="22"/>
        </w:rPr>
        <w:t>\[</w:t>
      </w:r>
      <w:proofErr w:type="gramEnd"/>
      <w:r w:rsidRPr="008D32B5">
        <w:rPr>
          <w:rFonts w:ascii="Aptos" w:hAnsi="Aptos"/>
          <w:sz w:val="22"/>
          <w:szCs w:val="22"/>
        </w:rPr>
        <w:t>RFC 1918].</w:t>
      </w:r>
    </w:p>
    <w:p w14:paraId="1C3197AB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 Private IP Ranges:</w:t>
      </w:r>
    </w:p>
    <w:p w14:paraId="35942A07" w14:textId="77777777" w:rsidR="008D32B5" w:rsidRPr="008D32B5" w:rsidRDefault="008D32B5" w:rsidP="008D32B5">
      <w:pPr>
        <w:pStyle w:val="ListParagraph"/>
        <w:numPr>
          <w:ilvl w:val="0"/>
          <w:numId w:val="13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 </w:t>
      </w:r>
      <w:hyperlink r:id="rId5" w:tgtFrame="_blank" w:tooltip="http://10.0.0.0/" w:history="1">
        <w:r w:rsidRPr="008D32B5">
          <w:rPr>
            <w:rStyle w:val="Hyperlink"/>
            <w:rFonts w:ascii="Aptos" w:hAnsi="Aptos"/>
            <w:sz w:val="22"/>
            <w:szCs w:val="22"/>
          </w:rPr>
          <w:t>10.0.0.0</w:t>
        </w:r>
      </w:hyperlink>
      <w:r w:rsidRPr="008D32B5">
        <w:rPr>
          <w:rFonts w:ascii="Aptos" w:hAnsi="Aptos"/>
          <w:sz w:val="22"/>
          <w:szCs w:val="22"/>
        </w:rPr>
        <w:t xml:space="preserve"> – </w:t>
      </w:r>
      <w:hyperlink r:id="rId6" w:tgtFrame="_blank" w:tooltip="http://10.255.255.255/" w:history="1">
        <w:r w:rsidRPr="008D32B5">
          <w:rPr>
            <w:rStyle w:val="Hyperlink"/>
            <w:rFonts w:ascii="Aptos" w:hAnsi="Aptos"/>
            <w:sz w:val="22"/>
            <w:szCs w:val="22"/>
          </w:rPr>
          <w:t>10.255.255.255</w:t>
        </w:r>
      </w:hyperlink>
      <w:r w:rsidRPr="008D32B5">
        <w:rPr>
          <w:rFonts w:ascii="Aptos" w:hAnsi="Aptos"/>
          <w:sz w:val="22"/>
          <w:szCs w:val="22"/>
        </w:rPr>
        <w:t xml:space="preserve"> </w:t>
      </w:r>
    </w:p>
    <w:p w14:paraId="101D1D25" w14:textId="77777777" w:rsidR="008D32B5" w:rsidRPr="008D32B5" w:rsidRDefault="008D32B5" w:rsidP="008D32B5">
      <w:pPr>
        <w:pStyle w:val="ListParagraph"/>
        <w:numPr>
          <w:ilvl w:val="0"/>
          <w:numId w:val="13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 </w:t>
      </w:r>
      <w:hyperlink r:id="rId7" w:tgtFrame="_blank" w:tooltip="http://172.16.0.0/" w:history="1">
        <w:r w:rsidRPr="008D32B5">
          <w:rPr>
            <w:rStyle w:val="Hyperlink"/>
            <w:rFonts w:ascii="Aptos" w:hAnsi="Aptos"/>
            <w:sz w:val="22"/>
            <w:szCs w:val="22"/>
          </w:rPr>
          <w:t>172.16.0.0</w:t>
        </w:r>
      </w:hyperlink>
      <w:r w:rsidRPr="008D32B5">
        <w:rPr>
          <w:rFonts w:ascii="Aptos" w:hAnsi="Aptos"/>
          <w:sz w:val="22"/>
          <w:szCs w:val="22"/>
        </w:rPr>
        <w:t xml:space="preserve"> – </w:t>
      </w:r>
      <w:hyperlink r:id="rId8" w:tgtFrame="_blank" w:tooltip="http://172.31.255.255/" w:history="1">
        <w:r w:rsidRPr="008D32B5">
          <w:rPr>
            <w:rStyle w:val="Hyperlink"/>
            <w:rFonts w:ascii="Aptos" w:hAnsi="Aptos"/>
            <w:sz w:val="22"/>
            <w:szCs w:val="22"/>
          </w:rPr>
          <w:t>172.31.255.255</w:t>
        </w:r>
      </w:hyperlink>
      <w:r w:rsidRPr="008D32B5">
        <w:rPr>
          <w:rFonts w:ascii="Aptos" w:hAnsi="Aptos"/>
          <w:sz w:val="22"/>
          <w:szCs w:val="22"/>
        </w:rPr>
        <w:t xml:space="preserve"> </w:t>
      </w:r>
    </w:p>
    <w:p w14:paraId="47F3DCAC" w14:textId="77777777" w:rsidR="008D32B5" w:rsidRPr="008D32B5" w:rsidRDefault="008D32B5" w:rsidP="008D32B5">
      <w:pPr>
        <w:pStyle w:val="ListParagraph"/>
        <w:numPr>
          <w:ilvl w:val="0"/>
          <w:numId w:val="13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 </w:t>
      </w:r>
      <w:hyperlink r:id="rId9" w:tgtFrame="_blank" w:tooltip="http://192.168.0.0/" w:history="1">
        <w:r w:rsidRPr="008D32B5">
          <w:rPr>
            <w:rStyle w:val="Hyperlink"/>
            <w:rFonts w:ascii="Aptos" w:hAnsi="Aptos"/>
            <w:sz w:val="22"/>
            <w:szCs w:val="22"/>
          </w:rPr>
          <w:t>192.168.0.0</w:t>
        </w:r>
      </w:hyperlink>
      <w:r w:rsidRPr="008D32B5">
        <w:rPr>
          <w:rFonts w:ascii="Aptos" w:hAnsi="Aptos"/>
          <w:sz w:val="22"/>
          <w:szCs w:val="22"/>
        </w:rPr>
        <w:t xml:space="preserve"> – </w:t>
      </w:r>
      <w:hyperlink r:id="rId10" w:tgtFrame="_blank" w:tooltip="http://192.168.255.255/" w:history="1">
        <w:r w:rsidRPr="008D32B5">
          <w:rPr>
            <w:rStyle w:val="Hyperlink"/>
            <w:rFonts w:ascii="Aptos" w:hAnsi="Aptos"/>
            <w:sz w:val="22"/>
            <w:szCs w:val="22"/>
          </w:rPr>
          <w:t>192.168.255.255</w:t>
        </w:r>
      </w:hyperlink>
      <w:r w:rsidRPr="008D32B5">
        <w:rPr>
          <w:rFonts w:ascii="Aptos" w:hAnsi="Aptos"/>
          <w:sz w:val="22"/>
          <w:szCs w:val="22"/>
        </w:rPr>
        <w:t xml:space="preserve"> </w:t>
      </w:r>
    </w:p>
    <w:p w14:paraId="71659038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These IPs are used inside companies, homes, or cloud networks like AWS.</w:t>
      </w:r>
    </w:p>
    <w:p w14:paraId="605A9719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t> 2. What is an APIPA IP? (Automatic Private IP Addressing)</w:t>
      </w:r>
    </w:p>
    <w:p w14:paraId="0E638382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Range:</w:t>
      </w:r>
      <w:hyperlink r:id="rId11" w:tgtFrame="_blank" w:tooltip="http://169.254.0.0/" w:history="1">
        <w:r w:rsidRPr="008D32B5">
          <w:rPr>
            <w:rStyle w:val="Hyperlink"/>
            <w:rFonts w:ascii="Aptos" w:hAnsi="Aptos"/>
            <w:sz w:val="22"/>
            <w:szCs w:val="22"/>
          </w:rPr>
          <w:t>169.254.0.0</w:t>
        </w:r>
      </w:hyperlink>
      <w:r w:rsidRPr="008D32B5">
        <w:rPr>
          <w:rFonts w:ascii="Aptos" w:hAnsi="Aptos"/>
          <w:sz w:val="22"/>
          <w:szCs w:val="22"/>
        </w:rPr>
        <w:t xml:space="preserve"> – </w:t>
      </w:r>
      <w:hyperlink r:id="rId12" w:tgtFrame="_blank" w:tooltip="http://169.254.255.255/" w:history="1">
        <w:r w:rsidRPr="008D32B5">
          <w:rPr>
            <w:rStyle w:val="Hyperlink"/>
            <w:rFonts w:ascii="Aptos" w:hAnsi="Aptos"/>
            <w:sz w:val="22"/>
            <w:szCs w:val="22"/>
          </w:rPr>
          <w:t>169.254.255.255</w:t>
        </w:r>
      </w:hyperlink>
    </w:p>
    <w:p w14:paraId="1AB8DB82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Purpose: Assigned automatically by Windows when DHCP fails (e.g., your PC can’t reach the DHCP server).</w:t>
      </w:r>
    </w:p>
    <w:p w14:paraId="40C9D66E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Used only for local communication, not internet access.</w:t>
      </w:r>
    </w:p>
    <w:p w14:paraId="1A340963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Example: </w:t>
      </w:r>
      <w:hyperlink r:id="rId13" w:tgtFrame="_blank" w:tooltip="http://169.254.10.23/" w:history="1">
        <w:r w:rsidRPr="008D32B5">
          <w:rPr>
            <w:rStyle w:val="Hyperlink"/>
            <w:rFonts w:ascii="Aptos" w:hAnsi="Aptos"/>
            <w:sz w:val="22"/>
            <w:szCs w:val="22"/>
          </w:rPr>
          <w:t>169.254.10.23</w:t>
        </w:r>
      </w:hyperlink>
    </w:p>
    <w:p w14:paraId="5958E31F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It’s like Windows saying, “I’ll give myself a temporary IP to talk to nearby devices.</w:t>
      </w:r>
    </w:p>
    <w:p w14:paraId="420DF307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t>3. What is a Broadcast IP Address?</w:t>
      </w:r>
    </w:p>
    <w:p w14:paraId="2C313A6C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The last IP in any subnet.</w:t>
      </w:r>
    </w:p>
    <w:p w14:paraId="779B03C5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Used to send messages to all devices in that subnet.</w:t>
      </w:r>
    </w:p>
    <w:p w14:paraId="10EC81CC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Example:</w:t>
      </w:r>
    </w:p>
    <w:p w14:paraId="5C3C31DE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For subnet </w:t>
      </w:r>
      <w:hyperlink r:id="rId14" w:tgtFrame="_blank" w:tooltip="http://192.168.1.0/24" w:history="1">
        <w:r w:rsidRPr="008D32B5">
          <w:rPr>
            <w:rStyle w:val="Hyperlink"/>
            <w:rFonts w:ascii="Aptos" w:hAnsi="Aptos"/>
            <w:sz w:val="22"/>
            <w:szCs w:val="22"/>
          </w:rPr>
          <w:t>192.168.1.0/24</w:t>
        </w:r>
      </w:hyperlink>
      <w:r w:rsidRPr="008D32B5">
        <w:rPr>
          <w:rFonts w:ascii="Aptos" w:hAnsi="Aptos"/>
          <w:sz w:val="22"/>
          <w:szCs w:val="22"/>
        </w:rPr>
        <w:t>:</w:t>
      </w:r>
    </w:p>
    <w:p w14:paraId="0C520BC9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Broadcast IP = </w:t>
      </w:r>
      <w:hyperlink r:id="rId15" w:tgtFrame="_blank" w:tooltip="http://192.168.1.255/" w:history="1">
        <w:r w:rsidRPr="008D32B5">
          <w:rPr>
            <w:rStyle w:val="Hyperlink"/>
            <w:rFonts w:ascii="Aptos" w:hAnsi="Aptos"/>
            <w:sz w:val="22"/>
            <w:szCs w:val="22"/>
          </w:rPr>
          <w:t>192.168.1.255</w:t>
        </w:r>
      </w:hyperlink>
    </w:p>
    <w:p w14:paraId="429AD458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You can think of it like shouting to everyone in the room.</w:t>
      </w:r>
    </w:p>
    <w:p w14:paraId="48D101E5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t>4. What is a Network Address?</w:t>
      </w:r>
    </w:p>
    <w:p w14:paraId="15428470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The first IP in any subnet.</w:t>
      </w:r>
    </w:p>
    <w:p w14:paraId="33DF72C9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Represents the network itself, not assignable to any device.</w:t>
      </w:r>
    </w:p>
    <w:p w14:paraId="1E436868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Used by routers and devices to identify the network block.</w:t>
      </w:r>
    </w:p>
    <w:p w14:paraId="1B091A07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 </w:t>
      </w:r>
    </w:p>
    <w:p w14:paraId="47383384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Example: </w:t>
      </w:r>
    </w:p>
    <w:p w14:paraId="521D38E7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In </w:t>
      </w:r>
      <w:hyperlink r:id="rId16" w:tgtFrame="_blank" w:tooltip="http://192.168.1.0/24" w:history="1">
        <w:r w:rsidRPr="008D32B5">
          <w:rPr>
            <w:rStyle w:val="Hyperlink"/>
            <w:rFonts w:ascii="Aptos" w:hAnsi="Aptos"/>
            <w:sz w:val="22"/>
            <w:szCs w:val="22"/>
          </w:rPr>
          <w:t>192.168.1.0/24</w:t>
        </w:r>
      </w:hyperlink>
      <w:r w:rsidRPr="008D32B5">
        <w:rPr>
          <w:rFonts w:ascii="Aptos" w:hAnsi="Aptos"/>
          <w:sz w:val="22"/>
          <w:szCs w:val="22"/>
        </w:rPr>
        <w:t>:</w:t>
      </w:r>
    </w:p>
    <w:p w14:paraId="461CC99D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Network Address= </w:t>
      </w:r>
      <w:hyperlink r:id="rId17" w:tgtFrame="_blank" w:tooltip="http://192.168.1.0/" w:history="1">
        <w:r w:rsidRPr="008D32B5">
          <w:rPr>
            <w:rStyle w:val="Hyperlink"/>
            <w:rFonts w:ascii="Aptos" w:hAnsi="Aptos"/>
            <w:sz w:val="22"/>
            <w:szCs w:val="22"/>
          </w:rPr>
          <w:t>192.168.1.0</w:t>
        </w:r>
      </w:hyperlink>
    </w:p>
    <w:p w14:paraId="596F61C0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lastRenderedPageBreak/>
        <w:t>5.Is the Network Address used as the Gateway?</w:t>
      </w:r>
    </w:p>
    <w:p w14:paraId="2105FB29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 No — the network address itself is not used as the gateway.</w:t>
      </w:r>
    </w:p>
    <w:p w14:paraId="7D8129C2" w14:textId="77777777" w:rsidR="008D32B5" w:rsidRPr="008D32B5" w:rsidRDefault="008D32B5" w:rsidP="008D32B5">
      <w:pPr>
        <w:pStyle w:val="ListParagraph"/>
        <w:numPr>
          <w:ilvl w:val="0"/>
          <w:numId w:val="1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The gateway IP is usually the first usable IP in the subnet:</w:t>
      </w:r>
    </w:p>
    <w:p w14:paraId="5F2BFDD2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For </w:t>
      </w:r>
      <w:hyperlink r:id="rId18" w:tgtFrame="_blank" w:tooltip="http://192.168.1.0/24" w:history="1">
        <w:r w:rsidRPr="008D32B5">
          <w:rPr>
            <w:rStyle w:val="Hyperlink"/>
            <w:rFonts w:ascii="Aptos" w:hAnsi="Aptos"/>
            <w:sz w:val="22"/>
            <w:szCs w:val="22"/>
          </w:rPr>
          <w:t>192.168.1.0/24</w:t>
        </w:r>
      </w:hyperlink>
      <w:r w:rsidRPr="008D32B5">
        <w:rPr>
          <w:rFonts w:ascii="Aptos" w:hAnsi="Aptos"/>
          <w:sz w:val="22"/>
          <w:szCs w:val="22"/>
        </w:rPr>
        <w:t>:</w:t>
      </w:r>
    </w:p>
    <w:p w14:paraId="35B5555B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Network: </w:t>
      </w:r>
      <w:hyperlink r:id="rId19" w:tgtFrame="_blank" w:tooltip="http://192.168.1.0/" w:history="1">
        <w:r w:rsidRPr="008D32B5">
          <w:rPr>
            <w:rStyle w:val="Hyperlink"/>
            <w:rFonts w:ascii="Aptos" w:hAnsi="Aptos"/>
            <w:sz w:val="22"/>
            <w:szCs w:val="22"/>
          </w:rPr>
          <w:t>192.168.1.0</w:t>
        </w:r>
      </w:hyperlink>
    </w:p>
    <w:p w14:paraId="08984566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Gateway: Often </w:t>
      </w:r>
      <w:hyperlink r:id="rId20" w:tgtFrame="_blank" w:tooltip="http://192.168.1.1/" w:history="1">
        <w:r w:rsidRPr="008D32B5">
          <w:rPr>
            <w:rStyle w:val="Hyperlink"/>
            <w:rFonts w:ascii="Aptos" w:hAnsi="Aptos"/>
            <w:sz w:val="22"/>
            <w:szCs w:val="22"/>
          </w:rPr>
          <w:t>192.168.1.1</w:t>
        </w:r>
      </w:hyperlink>
      <w:r w:rsidRPr="008D32B5">
        <w:rPr>
          <w:rFonts w:ascii="Aptos" w:hAnsi="Aptos"/>
          <w:sz w:val="22"/>
          <w:szCs w:val="22"/>
        </w:rPr>
        <w:t xml:space="preserve"> (but this is just a convention)</w:t>
      </w:r>
    </w:p>
    <w:p w14:paraId="54AB1C84" w14:textId="77777777" w:rsidR="008D32B5" w:rsidRPr="008D32B5" w:rsidRDefault="008D32B5" w:rsidP="008D32B5">
      <w:pPr>
        <w:spacing w:line="240" w:lineRule="auto"/>
        <w:rPr>
          <w:rFonts w:ascii="Aptos" w:hAnsi="Aptos"/>
          <w:sz w:val="22"/>
          <w:szCs w:val="22"/>
        </w:rPr>
      </w:pPr>
    </w:p>
    <w:p w14:paraId="4371D237" w14:textId="77777777" w:rsidR="008D32B5" w:rsidRPr="008D32B5" w:rsidRDefault="008D32B5" w:rsidP="008D32B5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8D32B5">
        <w:rPr>
          <w:rFonts w:ascii="Aptos" w:hAnsi="Aptos"/>
          <w:b/>
          <w:bCs/>
          <w:sz w:val="22"/>
          <w:szCs w:val="22"/>
        </w:rPr>
        <w:t>Summary:</w:t>
      </w:r>
    </w:p>
    <w:p w14:paraId="009A4ECB" w14:textId="77777777" w:rsidR="008D32B5" w:rsidRPr="008D32B5" w:rsidRDefault="008D32B5" w:rsidP="008D32B5">
      <w:pPr>
        <w:pStyle w:val="ListParagraph"/>
        <w:numPr>
          <w:ilvl w:val="0"/>
          <w:numId w:val="14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Private IP   - Internal use only (not on internet) - 10.x.x.x </w:t>
      </w:r>
    </w:p>
    <w:p w14:paraId="3ACD67CF" w14:textId="77777777" w:rsidR="008D32B5" w:rsidRPr="008D32B5" w:rsidRDefault="008D32B5" w:rsidP="008D32B5">
      <w:pPr>
        <w:pStyle w:val="ListParagraph"/>
        <w:numPr>
          <w:ilvl w:val="0"/>
          <w:numId w:val="14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APIPA IP</w:t>
      </w:r>
      <w:ins w:id="0" w:author="Microsoft Word" w:date="2025-05-09T15:40:00Z" w16du:dateUtc="2025-05-09T10:10:00Z">
        <w:r w:rsidRPr="008D32B5">
          <w:rPr>
            <w:rFonts w:ascii="Aptos" w:hAnsi="Aptos"/>
            <w:sz w:val="22"/>
            <w:szCs w:val="22"/>
          </w:rPr>
          <w:t>-</w:t>
        </w:r>
      </w:ins>
      <w:r w:rsidRPr="008D32B5">
        <w:rPr>
          <w:rFonts w:ascii="Aptos" w:hAnsi="Aptos"/>
          <w:sz w:val="22"/>
          <w:szCs w:val="22"/>
        </w:rPr>
        <w:t xml:space="preserve"> Auto-assigned if DHCP fails- 169.254.x.x</w:t>
      </w:r>
    </w:p>
    <w:p w14:paraId="75145487" w14:textId="77777777" w:rsidR="008D32B5" w:rsidRPr="008D32B5" w:rsidRDefault="008D32B5" w:rsidP="008D32B5">
      <w:pPr>
        <w:pStyle w:val="ListParagraph"/>
        <w:numPr>
          <w:ilvl w:val="0"/>
          <w:numId w:val="14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>Broadcast IP - Last IP in subnet, used to reach all devices-</w:t>
      </w:r>
      <w:hyperlink r:id="rId21" w:tgtFrame="_blank" w:tooltip="http://192.168.1.255/" w:history="1">
        <w:r w:rsidRPr="008D32B5">
          <w:rPr>
            <w:rStyle w:val="Hyperlink"/>
            <w:rFonts w:ascii="Aptos" w:hAnsi="Aptos"/>
            <w:sz w:val="22"/>
            <w:szCs w:val="22"/>
          </w:rPr>
          <w:t>192.168.1.255</w:t>
        </w:r>
      </w:hyperlink>
      <w:r w:rsidRPr="008D32B5">
        <w:rPr>
          <w:rFonts w:ascii="Aptos" w:hAnsi="Aptos"/>
        </w:rPr>
        <w:t xml:space="preserve"> </w:t>
      </w:r>
      <w:r w:rsidRPr="008D32B5">
        <w:rPr>
          <w:rFonts w:ascii="Aptos" w:hAnsi="Aptos"/>
          <w:sz w:val="22"/>
          <w:szCs w:val="22"/>
        </w:rPr>
        <w:t>Broadcast IP- Last IP in subnet, used to reach all devices-</w:t>
      </w:r>
      <w:hyperlink r:id="rId22" w:tgtFrame="_blank" w:tooltip="http://192.168.1.255/" w:history="1">
        <w:r w:rsidRPr="008D32B5">
          <w:rPr>
            <w:rStyle w:val="Hyperlink"/>
            <w:rFonts w:ascii="Aptos" w:hAnsi="Aptos"/>
            <w:sz w:val="22"/>
            <w:szCs w:val="22"/>
          </w:rPr>
          <w:t>192.168.1.255</w:t>
        </w:r>
      </w:hyperlink>
    </w:p>
    <w:p w14:paraId="27FBACAA" w14:textId="77777777" w:rsidR="008D32B5" w:rsidRPr="008D32B5" w:rsidRDefault="008D32B5" w:rsidP="008D32B5">
      <w:pPr>
        <w:pStyle w:val="ListParagraph"/>
        <w:numPr>
          <w:ilvl w:val="0"/>
          <w:numId w:val="14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Network IP - First IP, identifies the subnet | </w:t>
      </w:r>
      <w:hyperlink r:id="rId23" w:tgtFrame="_blank" w:tooltip="http://192.168.1.0/" w:history="1">
        <w:r w:rsidRPr="008D32B5">
          <w:rPr>
            <w:rStyle w:val="Hyperlink"/>
            <w:rFonts w:ascii="Aptos" w:hAnsi="Aptos"/>
            <w:sz w:val="22"/>
            <w:szCs w:val="22"/>
          </w:rPr>
          <w:t>192.168.1.0</w:t>
        </w:r>
      </w:hyperlink>
      <w:r w:rsidRPr="008D32B5">
        <w:rPr>
          <w:rFonts w:ascii="Aptos" w:hAnsi="Aptos"/>
        </w:rPr>
        <w:t xml:space="preserve"> </w:t>
      </w:r>
      <w:r w:rsidRPr="008D32B5">
        <w:rPr>
          <w:rFonts w:ascii="Aptos" w:hAnsi="Aptos"/>
          <w:sz w:val="22"/>
          <w:szCs w:val="22"/>
        </w:rPr>
        <w:t xml:space="preserve">Network IP- First IP, identifies the subnet- </w:t>
      </w:r>
      <w:hyperlink r:id="rId24" w:tgtFrame="_blank" w:tooltip="http://192.168.1.0/" w:history="1">
        <w:r w:rsidRPr="008D32B5">
          <w:rPr>
            <w:rStyle w:val="Hyperlink"/>
            <w:rFonts w:ascii="Aptos" w:hAnsi="Aptos"/>
            <w:sz w:val="22"/>
            <w:szCs w:val="22"/>
          </w:rPr>
          <w:t>192.168.1.0</w:t>
        </w:r>
      </w:hyperlink>
    </w:p>
    <w:p w14:paraId="7D1BC5B4" w14:textId="77777777" w:rsidR="008D32B5" w:rsidRPr="008D32B5" w:rsidRDefault="008D32B5" w:rsidP="008D32B5">
      <w:pPr>
        <w:pStyle w:val="ListParagraph"/>
        <w:numPr>
          <w:ilvl w:val="0"/>
          <w:numId w:val="14"/>
        </w:numPr>
        <w:spacing w:line="240" w:lineRule="auto"/>
        <w:rPr>
          <w:rFonts w:ascii="Aptos" w:hAnsi="Aptos"/>
          <w:sz w:val="22"/>
          <w:szCs w:val="22"/>
        </w:rPr>
      </w:pPr>
      <w:r w:rsidRPr="008D32B5">
        <w:rPr>
          <w:rFonts w:ascii="Aptos" w:hAnsi="Aptos"/>
          <w:sz w:val="22"/>
          <w:szCs w:val="22"/>
        </w:rPr>
        <w:t xml:space="preserve">Gateway IP- First usable IP (used to reach outside)- </w:t>
      </w:r>
      <w:hyperlink r:id="rId25" w:tgtFrame="_blank" w:tooltip="http://192.168.1.1/" w:history="1">
        <w:r w:rsidRPr="008D32B5">
          <w:rPr>
            <w:rStyle w:val="Hyperlink"/>
            <w:rFonts w:ascii="Aptos" w:hAnsi="Aptos"/>
            <w:sz w:val="22"/>
            <w:szCs w:val="22"/>
          </w:rPr>
          <w:t>192.168.1.1</w:t>
        </w:r>
      </w:hyperlink>
      <w:r w:rsidRPr="008D32B5">
        <w:rPr>
          <w:rFonts w:ascii="Aptos" w:hAnsi="Aptos"/>
          <w:sz w:val="22"/>
          <w:szCs w:val="22"/>
        </w:rPr>
        <w:t xml:space="preserve"> (commonly)</w:t>
      </w:r>
    </w:p>
    <w:p w14:paraId="46BBE3EC" w14:textId="5167A716" w:rsidR="00C00ECD" w:rsidRPr="008D32B5" w:rsidRDefault="00C00ECD" w:rsidP="008D32B5">
      <w:pPr>
        <w:rPr>
          <w:rFonts w:ascii="Aptos" w:hAnsi="Aptos"/>
        </w:rPr>
      </w:pPr>
    </w:p>
    <w:sectPr w:rsidR="00C00ECD" w:rsidRPr="008D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93C88"/>
    <w:multiLevelType w:val="hybridMultilevel"/>
    <w:tmpl w:val="E5D4A7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A3B03"/>
    <w:multiLevelType w:val="multilevel"/>
    <w:tmpl w:val="68C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24A9"/>
    <w:multiLevelType w:val="multilevel"/>
    <w:tmpl w:val="4E0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E0298"/>
    <w:multiLevelType w:val="multilevel"/>
    <w:tmpl w:val="5D1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84A5D"/>
    <w:multiLevelType w:val="hybridMultilevel"/>
    <w:tmpl w:val="9F2CC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27C59"/>
    <w:multiLevelType w:val="hybridMultilevel"/>
    <w:tmpl w:val="18B67AB0"/>
    <w:lvl w:ilvl="0" w:tplc="DBA840D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FB5909"/>
    <w:multiLevelType w:val="hybridMultilevel"/>
    <w:tmpl w:val="D3C82D2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A6C20"/>
    <w:multiLevelType w:val="multilevel"/>
    <w:tmpl w:val="A5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A1027"/>
    <w:multiLevelType w:val="multilevel"/>
    <w:tmpl w:val="D86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4"/>
  </w:num>
  <w:num w:numId="3" w16cid:durableId="217057654">
    <w:abstractNumId w:val="6"/>
  </w:num>
  <w:num w:numId="4" w16cid:durableId="1135175178">
    <w:abstractNumId w:val="8"/>
  </w:num>
  <w:num w:numId="5" w16cid:durableId="489559784">
    <w:abstractNumId w:val="11"/>
  </w:num>
  <w:num w:numId="6" w16cid:durableId="210383123">
    <w:abstractNumId w:val="13"/>
  </w:num>
  <w:num w:numId="7" w16cid:durableId="1707481443">
    <w:abstractNumId w:val="12"/>
  </w:num>
  <w:num w:numId="8" w16cid:durableId="2029870218">
    <w:abstractNumId w:val="10"/>
  </w:num>
  <w:num w:numId="9" w16cid:durableId="1797022406">
    <w:abstractNumId w:val="3"/>
  </w:num>
  <w:num w:numId="10" w16cid:durableId="2059551137">
    <w:abstractNumId w:val="5"/>
  </w:num>
  <w:num w:numId="11" w16cid:durableId="1492673827">
    <w:abstractNumId w:val="2"/>
  </w:num>
  <w:num w:numId="12" w16cid:durableId="57483851">
    <w:abstractNumId w:val="7"/>
  </w:num>
  <w:num w:numId="13" w16cid:durableId="1294866752">
    <w:abstractNumId w:val="9"/>
  </w:num>
  <w:num w:numId="14" w16cid:durableId="425229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19503A"/>
    <w:rsid w:val="0020021A"/>
    <w:rsid w:val="003E39AD"/>
    <w:rsid w:val="004F0296"/>
    <w:rsid w:val="00575B47"/>
    <w:rsid w:val="006873E4"/>
    <w:rsid w:val="0072109C"/>
    <w:rsid w:val="008B629E"/>
    <w:rsid w:val="008D32B5"/>
    <w:rsid w:val="009C3629"/>
    <w:rsid w:val="00AC0E36"/>
    <w:rsid w:val="00B910D8"/>
    <w:rsid w:val="00BC1091"/>
    <w:rsid w:val="00C00ECD"/>
    <w:rsid w:val="00C448C2"/>
    <w:rsid w:val="00C64E5D"/>
    <w:rsid w:val="00E92C6A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B5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1.255.255" TargetMode="External"/><Relationship Id="rId13" Type="http://schemas.openxmlformats.org/officeDocument/2006/relationships/hyperlink" Target="http://169.254.10.23" TargetMode="External"/><Relationship Id="rId18" Type="http://schemas.openxmlformats.org/officeDocument/2006/relationships/hyperlink" Target="http://192.168.1.0/2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192.168.1.255" TargetMode="External"/><Relationship Id="rId7" Type="http://schemas.openxmlformats.org/officeDocument/2006/relationships/hyperlink" Target="http://172.16.0.0" TargetMode="External"/><Relationship Id="rId12" Type="http://schemas.openxmlformats.org/officeDocument/2006/relationships/hyperlink" Target="http://169.254.255.255" TargetMode="External"/><Relationship Id="rId17" Type="http://schemas.openxmlformats.org/officeDocument/2006/relationships/hyperlink" Target="http://192.168.1.0" TargetMode="External"/><Relationship Id="rId25" Type="http://schemas.openxmlformats.org/officeDocument/2006/relationships/hyperlink" Target="http://192.168.1.1" TargetMode="External"/><Relationship Id="rId2" Type="http://schemas.openxmlformats.org/officeDocument/2006/relationships/styles" Target="styles.xml"/><Relationship Id="rId16" Type="http://schemas.openxmlformats.org/officeDocument/2006/relationships/hyperlink" Target="http://192.168.1.0/24" TargetMode="External"/><Relationship Id="rId20" Type="http://schemas.openxmlformats.org/officeDocument/2006/relationships/hyperlink" Target="http://192.168.1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0.255.255.255" TargetMode="External"/><Relationship Id="rId11" Type="http://schemas.openxmlformats.org/officeDocument/2006/relationships/hyperlink" Target="http://169.254.0.0" TargetMode="External"/><Relationship Id="rId24" Type="http://schemas.openxmlformats.org/officeDocument/2006/relationships/hyperlink" Target="http://192.168.1.0" TargetMode="External"/><Relationship Id="rId5" Type="http://schemas.openxmlformats.org/officeDocument/2006/relationships/hyperlink" Target="http://10.0.0.0" TargetMode="External"/><Relationship Id="rId15" Type="http://schemas.openxmlformats.org/officeDocument/2006/relationships/hyperlink" Target="http://192.168.1.255" TargetMode="External"/><Relationship Id="rId23" Type="http://schemas.openxmlformats.org/officeDocument/2006/relationships/hyperlink" Target="http://192.168.1.0" TargetMode="External"/><Relationship Id="rId10" Type="http://schemas.openxmlformats.org/officeDocument/2006/relationships/hyperlink" Target="http://192.168.255.255" TargetMode="External"/><Relationship Id="rId19" Type="http://schemas.openxmlformats.org/officeDocument/2006/relationships/hyperlink" Target="http://192.168.1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2.168.0.0" TargetMode="External"/><Relationship Id="rId14" Type="http://schemas.openxmlformats.org/officeDocument/2006/relationships/hyperlink" Target="http://192.168.1.0/24" TargetMode="External"/><Relationship Id="rId22" Type="http://schemas.openxmlformats.org/officeDocument/2006/relationships/hyperlink" Target="http://192.168.1.255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2025-12-15T13:29:00Z</dcterms:created>
  <dcterms:modified xsi:type="dcterms:W3CDTF">2025-12-15T13:29:00Z</dcterms:modified>
</cp:coreProperties>
</file>